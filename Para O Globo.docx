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jpeg" ContentType="image/jpeg"/>
  <Override PartName="/word/media/image4.jpeg" ContentType="image/jpe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notes.xml" ContentType="application/vnd.openxmlformats-officedocument.wordprocessingml.foot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120" w:after="120"/>
        <w:ind w:firstLine="720"/>
        <w:rPr/>
      </w:pPr>
      <w:r>
        <w:rPr/>
        <w:t>Para O Globo</w:t>
      </w:r>
    </w:p>
    <w:p>
      <w:pPr>
        <w:pStyle w:val="Normal"/>
        <w:spacing w:before="120" w:after="120"/>
        <w:ind w:firstLine="720"/>
        <w:rPr/>
      </w:pPr>
      <w:r>
        <w:rPr/>
      </w:r>
    </w:p>
    <w:p>
      <w:pPr>
        <w:pStyle w:val="Normal"/>
        <w:spacing w:lineRule="auto" w:line="240" w:before="120" w:after="120"/>
        <w:ind w:firstLine="720"/>
        <w:rPr/>
      </w:pPr>
      <w:r>
        <w:rPr/>
        <w:t>Francisco Kerche (UFRJ)</w:t>
      </w:r>
    </w:p>
    <w:p>
      <w:pPr>
        <w:pStyle w:val="Normal"/>
        <w:spacing w:lineRule="auto" w:line="240" w:before="120" w:after="120"/>
        <w:ind w:firstLine="720"/>
        <w:rPr/>
      </w:pPr>
      <w:r>
        <w:rPr/>
        <w:t>Antonio Brasil Jr. (UFRJ)</w:t>
      </w:r>
    </w:p>
    <w:p>
      <w:pPr>
        <w:pStyle w:val="Normal"/>
        <w:spacing w:lineRule="auto" w:line="240" w:before="120" w:after="120"/>
        <w:ind w:firstLine="720"/>
        <w:rPr/>
      </w:pPr>
      <w:r>
        <w:rPr/>
        <w:t>Lucas Carvalho (UFF)</w:t>
      </w:r>
    </w:p>
    <w:p>
      <w:pPr>
        <w:pStyle w:val="Normal"/>
        <w:spacing w:before="120" w:after="120"/>
        <w:ind w:firstLine="720"/>
        <w:rPr/>
      </w:pPr>
      <w:r>
        <w:rPr/>
      </w:r>
    </w:p>
    <w:p>
      <w:pPr>
        <w:pStyle w:val="Normal"/>
        <w:spacing w:before="120" w:after="120"/>
        <w:ind w:firstLine="720"/>
        <w:rPr/>
      </w:pPr>
      <w:r>
        <w:rPr/>
        <w:t>A produção científica indexada em algumas das principais bases de artigos do mundo (base Web of Science e base SciELO) que mencionem em seus títulos, resumos ou palavras-chave alguns termos relativos aos governos brasileiros</w:t>
      </w:r>
      <w:r>
        <w:rPr>
          <w:rStyle w:val="Ncoradanotaderodap"/>
        </w:rPr>
        <w:footnoteReference w:id="2"/>
      </w:r>
      <w:r>
        <w:rPr/>
        <w:t xml:space="preserve"> a partir da Constituição de 1988 possui a seguinte distribuição temporal</w:t>
      </w:r>
      <w:r>
        <w:rPr>
          <w:rStyle w:val="Ncoradanotaderodap"/>
        </w:rPr>
        <w:footnoteReference w:id="3"/>
      </w:r>
      <w:r>
        <w:rPr/>
        <w:t>. A quantidade no gráfico abaixo se refere ao número de artigos por ano de publicação. Nossa base de dados inclui 1154 artigos,  e pudemos extrair seus metadados (títulos, resumos, referências, palavras-chave etc.).</w:t>
      </w:r>
    </w:p>
    <w:p>
      <w:pPr>
        <w:pStyle w:val="Normal"/>
        <w:spacing w:before="120" w:after="120"/>
        <w:ind w:firstLine="720"/>
        <w:rPr/>
      </w:pPr>
      <w:del w:id="0" w:author="Autor desconhecido" w:date="2022-01-18T11:27:16Z">
        <w:r>
          <w:rPr/>
          <w:drawing>
            <wp:anchor behindDoc="0" distT="0" distB="0" distL="0" distR="0" simplePos="0" locked="0" layoutInCell="1" allowOverlap="1" relativeHeight="12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731510" cy="4535170"/>
              <wp:effectExtent l="0" t="0" r="0" b="0"/>
              <wp:wrapSquare wrapText="largest"/>
              <wp:docPr id="1" name="Figura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Figura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4535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commentReference w:id="0"/>
        </w:r>
      </w:del>
      <w:del w:id="1" w:author="Autor desconhecido" w:date="2022-01-18T11:27:16Z">
        <w:r>
          <w:rPr/>
        </w:r>
      </w:del>
    </w:p>
    <w:p>
      <w:pPr>
        <w:pStyle w:val="Normal"/>
        <w:spacing w:before="120" w:after="120"/>
        <w:ind w:firstLine="720"/>
        <w:rPr/>
      </w:pPr>
      <w:r>
        <w:rPr/>
        <w:commentReference w:id="1"/>
      </w:r>
    </w:p>
    <w:p>
      <w:pPr>
        <w:pStyle w:val="Normal"/>
        <w:spacing w:before="120" w:after="120"/>
        <w:ind w:firstLine="720"/>
        <w:rPr/>
      </w:pPr>
      <w:r>
        <w:rPr/>
        <w:t xml:space="preserve">De início, nota-se uma explosão no interesse pela análise dos governos brasileiros, em particular depois do </w:t>
      </w:r>
      <w:r>
        <w:rPr>
          <w:i/>
          <w:iCs/>
        </w:rPr>
        <w:t>impeachment</w:t>
      </w:r>
      <w:r>
        <w:rPr/>
        <w:t xml:space="preserve"> da presidenta Dilma Rousseff e, especialmente, a partir da eleição de Jair Bolsonaro. É certo que cada novo governo parece levar a um interesse científico crescente por sua análise, mas é perceptível como a crise iniciada em 2015 e agravada nos últimos anos tem gerado certo sentido de urgência (o que se pode notar pelo maior volume de publicação científica) nos cientistas sociais brasileiros (e, em menor medida, estrangeiros) a respeito da natureza, efeitos e sentidos do atual ciclo político. Se a política jamais deixou de ser um tema central nos temas da comunicação científica entre nós, desde 2015 ela parece colonizar um leque cada vez maior de objetos e assuntos tratados pelos especialistas.</w:t>
      </w:r>
    </w:p>
    <w:p>
      <w:pPr>
        <w:pStyle w:val="Normal"/>
        <w:spacing w:before="120" w:after="120"/>
        <w:ind w:firstLine="720"/>
        <w:rPr/>
      </w:pPr>
      <w:r>
        <w:rPr/>
        <w:t xml:space="preserve">Essa espécie de “colonização” se explicita melhor na imagem abaixo, uma visualização das palavras-chave dos autores(as) dos artigos que se tornaram </w:t>
      </w:r>
      <w:r>
        <w:rPr>
          <w:i/>
          <w:iCs/>
        </w:rPr>
        <w:t>trending topics</w:t>
      </w:r>
      <w:r>
        <w:rPr/>
        <w:t xml:space="preserve"> em cada ano. A posição de cada termo se dá pelo cruzamento de dois eixos – no horizontal, o ano médio em que o termo é mencionado; no vertical, o seu número total de ocorrências (em base log, para facilitar a visualização do conjunto dos termos) –; foram selecionados os termos que tivessem a frequência mínima de 5, num máximo de 10 termos por ano. A despeito das limitações das palavras-chave para uma análise acurada do conteúdo dos artigos, algumas tendências são facilmente observadas.</w:t>
      </w:r>
    </w:p>
    <w:p>
      <w:pPr>
        <w:pStyle w:val="Normal"/>
        <w:spacing w:before="120" w:after="120"/>
        <w:ind w:firstLine="720"/>
        <w:rPr/>
      </w:pPr>
      <w:r>
        <w:rPr/>
      </w:r>
    </w:p>
    <w:p>
      <w:pPr>
        <w:pStyle w:val="Normal"/>
        <w:spacing w:before="120" w:after="120"/>
        <w:rPr/>
      </w:pPr>
      <w:r>
        <w:rPr/>
        <w:drawing>
          <wp:inline distT="0" distB="0" distL="0" distR="0">
            <wp:extent cx="5727700" cy="3695700"/>
            <wp:effectExtent l="0" t="0" r="0" b="0"/>
            <wp:docPr id="2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before="120" w:after="120"/>
        <w:ind w:firstLine="720"/>
        <w:rPr/>
      </w:pPr>
      <w:r>
        <w:rPr/>
      </w:r>
    </w:p>
    <w:p>
      <w:pPr>
        <w:pStyle w:val="Normal"/>
        <w:spacing w:before="120" w:after="120"/>
        <w:ind w:firstLine="720"/>
        <w:rPr/>
      </w:pPr>
      <w:r>
        <w:rPr/>
        <w:t xml:space="preserve">A distribuição temporal dos artigos (muitos artigos foram publicados desde 2015) afeta igualmente a distribuição de termos, que se concentram à direita da imagem. Porém, vendo a imagem acima, percebemos que os termos mais à esquerda (mais antigos) se centram em um debate mais associado às instituições estatais – “democratização”, “privatização”, “reforma do Estado”, “política externa” –, ao passo que, mais recentemente, os termos revelam uma pluralização de temas e um maior interesse na interface Estado-sociedade, como “movimentos sociais”, “direitos humanos”, “comunicação política”. Ainda, cresce a presença de termos ligados a dinâmicas culturais mais amplas, como “gênero”, “religião” e “conservadorismo”, ou ao debate sobre a crise democrática contemporânea, como “populismo”, “autoritarismo” e “extrema direita” – e, por óbvio, igualmente os marcadores ligados ao próprio processo político, como “corrupção”, “impeachment” e “crise”. Vale destacar também o </w:t>
      </w:r>
      <w:r>
        <w:rPr>
          <w:i/>
          <w:iCs/>
        </w:rPr>
        <w:t>timing</w:t>
      </w:r>
      <w:r>
        <w:rPr/>
        <w:t xml:space="preserve"> do interesse sobre educação superior no começo da década de 2010 – momento de expansão e democratização do acesso às universidades federais – e como o governo Dilma disparou um interesse renovado no debate sobre a relação Estado-economia – “desenvolvimento”, “neo-desenvolvimentismo” e “política fiscal”.</w:t>
      </w:r>
    </w:p>
    <w:p>
      <w:pPr>
        <w:pStyle w:val="Normal"/>
        <w:spacing w:before="120" w:after="120"/>
        <w:ind w:firstLine="720"/>
        <w:rPr/>
      </w:pPr>
      <w:r>
        <w:rPr/>
        <w:t xml:space="preserve">Quanto ao idioma de publicação, nota-se, em geral, a publicação em português, seguida do inglês e espanhol. No caso específico de Bolsonaro, chama a atenção o alto número de publicações em inglês, o que talvez possa ser explicado pelo esforço de compreensão da onda conservadora e nacionalista que ganhou força em vários países do mundo.  </w:t>
      </w:r>
    </w:p>
    <w:p>
      <w:pPr>
        <w:pStyle w:val="Normal"/>
        <w:spacing w:before="120" w:after="120"/>
        <w:ind w:firstLine="720"/>
        <w:rPr/>
      </w:pPr>
      <w:r>
        <w:rPr/>
        <w:drawing>
          <wp:inline distT="0" distB="0" distL="0" distR="0">
            <wp:extent cx="5731510" cy="4392930"/>
            <wp:effectExtent l="0" t="0" r="0" b="0"/>
            <wp:docPr id="3" name="Imagem 4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Interface gráfica do usuário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20" w:after="120"/>
        <w:rPr/>
      </w:pPr>
      <w:r>
        <w:rPr/>
        <w:tab/>
        <w:t xml:space="preserve">Se tomamos as publicações dos artigos referentes a cada presidente apenas durante o </w:t>
      </w:r>
      <w:del w:id="2" w:author="Antonio Brasil Junior" w:date="2022-01-18T11:02:00Z">
        <w:r>
          <w:rPr/>
          <w:delText>período de tempo</w:delText>
        </w:r>
      </w:del>
      <w:ins w:id="3" w:author="Antonio Brasil Junior" w:date="2022-01-18T11:02:00Z">
        <w:r>
          <w:rPr/>
          <w:t>período</w:t>
        </w:r>
      </w:ins>
      <w:r>
        <w:rPr/>
        <w:t xml:space="preserve"> de seus mandatos, vemos mais uma vez que o esforço de se analisar o governo Bolsonaro ainda no “calor da hora” supera os dos demais presidentes. Aqui mais uma vez, talvez estejamos diante de certa “urgência” por parte dos analistas para compreender a emergência de movimentos conservadores ao redor do mundo. </w:t>
      </w:r>
    </w:p>
    <w:p>
      <w:pPr>
        <w:pStyle w:val="Normal"/>
        <w:spacing w:before="120" w:after="120"/>
        <w:ind w:firstLine="720"/>
        <w:rPr/>
      </w:pPr>
      <w:r>
        <w:rPr/>
        <w:drawing>
          <wp:inline distT="0" distB="0" distL="0" distR="0">
            <wp:extent cx="5731510" cy="4392930"/>
            <wp:effectExtent l="0" t="0" r="0" b="0"/>
            <wp:docPr id="4" name="Imagem 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20" w:after="120"/>
        <w:ind w:firstLine="720"/>
        <w:rPr/>
      </w:pPr>
      <w:r>
        <w:rPr/>
        <w:t>Por fim, analisando os bigramas (termos que mais coocorrem) contidos nos resumos dos artigos, é possível perceber como temas comuns perpassam as análises dos diferentes governos, ao mesmo tempo em que emergem temas específicos relacionados ao perfil de cada administração e aos seus contextos. “Política internacional” é o principal tema de análise entre os diferentes governos. Assim como no caso das palavras-chave, percebe-se um deslocamento de temas relacionados ao Estado e sua administração para temas e debates relacionados aos impactos da intervenção do Estado em diferentes setores (“política</w:t>
      </w:r>
      <w:ins w:id="4" w:author="Antonio Brasil Junior" w:date="2022-01-18T11:02:00Z">
        <w:r>
          <w:rPr/>
          <w:t>s</w:t>
        </w:r>
      </w:ins>
      <w:r>
        <w:rPr/>
        <w:t xml:space="preserve"> públicas”), aos agentes da sociedade civil e movimentos sociais. A partir do governo Dilma, os artigos se voltam mais claramente a temas do contexto que marcam a crise política, como sugerem os bigramas “Lava Jato”, “impeachment process” e “presidential elections”. Tendência que culmina no governo Bolsonaro com análises focados nos direitos humanos, Amazônia e povos indígenas, por exemplo. </w:t>
      </w:r>
    </w:p>
    <w:p>
      <w:pPr>
        <w:pStyle w:val="Normal"/>
        <w:spacing w:before="120" w:after="120"/>
        <w:ind w:firstLine="720"/>
        <w:rPr/>
      </w:pPr>
      <w:r>
        <w:rPr/>
      </w:r>
    </w:p>
    <w:p>
      <w:pPr>
        <w:pStyle w:val="Normal"/>
        <w:keepNext w:val="true"/>
        <w:spacing w:before="120" w:after="120"/>
        <w:ind w:firstLine="720"/>
        <w:jc w:val="center"/>
        <w:rPr/>
      </w:pPr>
      <w:r>
        <w:rPr/>
        <w:drawing>
          <wp:inline distT="0" distB="0" distL="0" distR="0">
            <wp:extent cx="4853940" cy="3985260"/>
            <wp:effectExtent l="0" t="0" r="0" b="0"/>
            <wp:docPr id="5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Nuvem Collor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853940" cy="3985260"/>
            <wp:effectExtent l="0" t="0" r="0" b="0"/>
            <wp:docPr id="6" name="Imagem 14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4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Nuvem Itamar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853940" cy="3985260"/>
            <wp:effectExtent l="0" t="0" r="0" b="0"/>
            <wp:docPr id="7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. Nuvem FHC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853940" cy="3985260"/>
            <wp:effectExtent l="0" t="0" r="0" b="0"/>
            <wp:docPr id="8" name="Imagem 16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6" descr="Texto, Quadro de comunicaçõ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. Nuvem Lula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853940" cy="3985260"/>
            <wp:effectExtent l="0" t="0" r="0" b="0"/>
            <wp:docPr id="9" name="Imagem 1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7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. Nuvem Dilma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853940" cy="3985260"/>
            <wp:effectExtent l="0" t="0" r="0" b="0"/>
            <wp:docPr id="10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>. Nuvem Temer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853940" cy="3985260"/>
            <wp:effectExtent l="0" t="0" r="0" b="0"/>
            <wp:docPr id="11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spacing w:before="0" w:after="200"/>
        <w:jc w:val="center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>. Nuvem Bolsonaro</w:t>
      </w:r>
    </w:p>
    <w:sectPr>
      <w:footnotePr>
        <w:numFmt w:val="decimal"/>
      </w:footnote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Antonio Brasil Junior" w:date="2022-01-18T11:01:00Z" w:initials="ABJ">
    <w:p>
      <w:r>
        <w:rPr>
          <w:rFonts w:ascii="Liberation Serif" w:hAnsi="Liberation Serif" w:eastAsia="DejaVu Sans" w:cs="DejaVu Sans"/>
          <w:sz w:val="24"/>
          <w:lang w:val="en-US" w:eastAsia="en-US" w:bidi="en-US"/>
        </w:rPr>
      </w:r>
    </w:p>
  </w:comment>
  <w:comment w:id="1" w:author="Antonio Brasil Junior" w:date="2022-01-18T11:01:00Z" w:initials="ABJ">
    <w:p>
      <w:r>
        <w:rPr>
          <w:rFonts w:ascii="Liberation Serif" w:hAnsi="Liberation Serif" w:eastAsia="DejaVu Sans" w:cs="DejaVu Sans"/>
          <w:sz w:val="24"/>
          <w:lang w:val="en-US" w:eastAsia="en-US" w:bidi="en-US"/>
        </w:rPr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Georgi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pPr>
        <w:rPr>
          <w:sz w:val="12"/>
        </w:rPr>
      </w:pPr>
      <w:r/>
    </w:p>
  </w:footnote>
  <w:footnote w:id="1" w:type="continuationSeparator">
    <w:p>
      <w:pPr>
        <w:rPr>
          <w:sz w:val="12"/>
        </w:rPr>
      </w:pPr>
      <w:r/>
    </w:p>
  </w:footnote>
  <w:footnote w:id="2">
    <w:p>
      <w:pPr>
        <w:pStyle w:val="Notaderodap"/>
        <w:rPr/>
      </w:pPr>
      <w:r>
        <w:rPr>
          <w:rStyle w:val="Caracteresdenotaderodap"/>
        </w:rPr>
        <w:footnoteRef/>
      </w:r>
      <w:r>
        <w:rPr/>
        <w:t xml:space="preserve"> </w:t>
      </w:r>
      <w:r>
        <w:rPr/>
        <w:t>Os termos buscados foram: “governo collor", “collor de mello”, “luis inacio lula”, “luiz inacio lula”, “lulismo”, “governo lula”, “governo cardoso”, “fernando henrique cardoso”, “governo FHC”, "michel temer”, “governo temer”, "dilma", "bolsonaro”, “bolsonarismo”, “governo itamar” e “itamar franco”.</w:t>
      </w:r>
    </w:p>
  </w:footnote>
  <w:footnote w:id="3">
    <w:p>
      <w:pPr>
        <w:pStyle w:val="Notaderodap"/>
        <w:rPr/>
      </w:pPr>
      <w:r>
        <w:rPr>
          <w:rStyle w:val="Caracteresdenotaderodap"/>
        </w:rPr>
        <w:footnoteRef/>
      </w:r>
      <w:r>
        <w:rPr/>
        <w:t xml:space="preserve"> </w:t>
      </w:r>
      <w:r>
        <w:rPr/>
        <w:t>A distribuição temporal começa em 1995 em função das limitações de indexação das duas bases consultadas. Isso não significa que não tenha havido reflexão científica à quente dos governos Collor, Cardoso e Itamar antes deste período.</w:t>
      </w:r>
    </w:p>
  </w:footnote>
</w:footnotes>
</file>

<file path=word/settings.xml><?xml version="1.0" encoding="utf-8"?>
<w:settings xmlns:w="http://schemas.openxmlformats.org/wordprocessingml/2006/main">
  <w:zoom w:percent="100"/>
  <w:defaultTabStop w:val="720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n-GB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Arial" w:asciiTheme="minorHAnsi" w:cstheme="minorBid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1253d"/>
    <w:pPr>
      <w:widowControl/>
      <w:bidi w:val="0"/>
      <w:spacing w:lineRule="auto" w:line="360" w:before="0" w:after="0"/>
      <w:jc w:val="both"/>
    </w:pPr>
    <w:rPr>
      <w:rFonts w:ascii="Georgia" w:hAnsi="Georgia" w:cs="Times New Roman" w:eastAsia="Times New Roman"/>
      <w:color w:val="auto"/>
      <w:kern w:val="0"/>
      <w:sz w:val="22"/>
      <w:szCs w:val="24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153ed8"/>
    <w:rPr>
      <w:rFonts w:ascii="Georgia" w:hAnsi="Georgia" w:cs="Times New Roman"/>
      <w:sz w:val="20"/>
      <w:szCs w:val="20"/>
      <w:lang w:val="pt-BR" w:eastAsia="pt-BR"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153ed8"/>
    <w:rPr>
      <w:vertAlign w:val="superscript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02883"/>
    <w:rPr>
      <w:sz w:val="16"/>
      <w:szCs w:val="16"/>
    </w:rPr>
  </w:style>
  <w:style w:type="character" w:styleId="TextodecomentrioChar" w:customStyle="1">
    <w:name w:val="Texto de comentário Char"/>
    <w:basedOn w:val="DefaultParagraphFont"/>
    <w:link w:val="Textodecomentrio"/>
    <w:uiPriority w:val="99"/>
    <w:semiHidden/>
    <w:qFormat/>
    <w:rsid w:val="00f02883"/>
    <w:rPr>
      <w:rFonts w:ascii="Georgia" w:hAnsi="Georgia" w:cs="Times New Roman"/>
      <w:sz w:val="20"/>
      <w:szCs w:val="20"/>
      <w:lang w:val="pt-BR" w:eastAsia="pt-BR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qFormat/>
    <w:rsid w:val="00f02883"/>
    <w:rPr>
      <w:rFonts w:ascii="Georgia" w:hAnsi="Georgia" w:cs="Times New Roman"/>
      <w:b/>
      <w:bCs/>
      <w:sz w:val="20"/>
      <w:szCs w:val="20"/>
      <w:lang w:val="pt-BR" w:eastAsia="pt-BR"/>
    </w:rPr>
  </w:style>
  <w:style w:type="character" w:styleId="Caracteresdenotaderodap">
    <w:name w:val="Caracteres de nota de rodapé"/>
    <w:qFormat/>
    <w:rPr/>
  </w:style>
  <w:style w:type="character" w:styleId="Ncoradanotadefim">
    <w:name w:val="Âncora da nota de fim"/>
    <w:rPr>
      <w:vertAlign w:val="superscript"/>
    </w:rPr>
  </w:style>
  <w:style w:type="character" w:styleId="Caracteresdenotadefim">
    <w:name w:val="Caracteres de nota de fim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autoRedefine/>
    <w:uiPriority w:val="1"/>
    <w:qFormat/>
    <w:rsid w:val="00c91fd7"/>
    <w:pPr>
      <w:widowControl/>
      <w:bidi w:val="0"/>
      <w:spacing w:lineRule="auto" w:line="240" w:before="0" w:after="0"/>
      <w:jc w:val="both"/>
    </w:pPr>
    <w:rPr>
      <w:rFonts w:ascii="Georgia" w:hAnsi="Georgia" w:eastAsia="Times New Roman" w:cs="Arial" w:cstheme="minorBidi"/>
      <w:color w:val="auto"/>
      <w:kern w:val="0"/>
      <w:sz w:val="24"/>
      <w:szCs w:val="22"/>
      <w:lang w:val="pt-BR" w:eastAsia="en-US" w:bidi="ar-SA"/>
    </w:rPr>
  </w:style>
  <w:style w:type="paragraph" w:styleId="Notaderodap">
    <w:name w:val="Footnote Text"/>
    <w:basedOn w:val="Normal"/>
    <w:link w:val="TextodenotaderodapChar"/>
    <w:uiPriority w:val="99"/>
    <w:semiHidden/>
    <w:unhideWhenUsed/>
    <w:rsid w:val="00153ed8"/>
    <w:pPr>
      <w:spacing w:lineRule="auto" w:line="24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c3dbb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Annotationtext">
    <w:name w:val="annotation text"/>
    <w:basedOn w:val="Normal"/>
    <w:link w:val="TextodecomentrioChar"/>
    <w:uiPriority w:val="99"/>
    <w:semiHidden/>
    <w:unhideWhenUsed/>
    <w:qFormat/>
    <w:rsid w:val="00f02883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suntodocomentrioChar"/>
    <w:uiPriority w:val="99"/>
    <w:semiHidden/>
    <w:unhideWhenUsed/>
    <w:qFormat/>
    <w:rsid w:val="00f02883"/>
    <w:pPr/>
    <w:rPr>
      <w:b/>
      <w:bCs/>
    </w:rPr>
  </w:style>
  <w:style w:type="paragraph" w:styleId="Revision">
    <w:name w:val="Revision"/>
    <w:uiPriority w:val="99"/>
    <w:semiHidden/>
    <w:qFormat/>
    <w:rsid w:val="00f02883"/>
    <w:pPr>
      <w:widowControl/>
      <w:bidi w:val="0"/>
      <w:spacing w:lineRule="auto" w:line="240" w:before="0" w:after="0"/>
      <w:jc w:val="left"/>
    </w:pPr>
    <w:rPr>
      <w:rFonts w:ascii="Georgia" w:hAnsi="Georgia" w:cs="Times New Roman" w:eastAsia="Times New Roman"/>
      <w:color w:val="auto"/>
      <w:kern w:val="0"/>
      <w:sz w:val="22"/>
      <w:szCs w:val="24"/>
      <w:lang w:val="pt-BR" w:eastAsia="pt-BR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notes" Target="footnotes.xml"/><Relationship Id="rId14" Type="http://schemas.openxmlformats.org/officeDocument/2006/relationships/comments" Target="comments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F6061-CAD5-4240-ACA5-2C6A1FA8F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Application>LibreOffice/6.4.7.2$Linux_X86_64 LibreOffice_project/40$Build-2</Application>
  <Pages>9</Pages>
  <Words>869</Words>
  <Characters>4908</Characters>
  <CharactersWithSpaces>5772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2022-01-18T13:47:00Z</dcterms:created>
  <dc:creator>Antonio Brasil Junior</dc:creator>
  <dc:description/>
  <dc:language>pt-BR</dc:language>
  <cp:lastModifiedBy/>
  <dcterms:modified xsi:type="dcterms:W3CDTF">2022-01-18T11:27:53Z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